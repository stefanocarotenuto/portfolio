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9905" w14:textId="33DE68A4" w:rsidR="0033442A" w:rsidRDefault="00E12105">
      <w:pPr>
        <w:jc w:val="both"/>
        <w:rPr>
          <w:b/>
          <w:bCs/>
        </w:rPr>
        <w:pPrChange w:id="0" w:author="Francesca Abate" w:date="2026-03-12T15:54:00Z">
          <w:pPr/>
        </w:pPrChange>
      </w:pPr>
      <w:commentRangeStart w:id="1"/>
      <w:r w:rsidRPr="00E12105">
        <w:rPr>
          <w:b/>
          <w:bCs/>
        </w:rPr>
        <w:t>Introduzione</w:t>
      </w:r>
      <w:commentRangeEnd w:id="1"/>
      <w:r w:rsidR="00A349DF">
        <w:rPr>
          <w:rStyle w:val="Rimandocommento"/>
          <w:b/>
          <w:bCs/>
          <w:sz w:val="22"/>
          <w:szCs w:val="22"/>
        </w:rPr>
        <w:commentReference w:id="1"/>
      </w:r>
      <w:ins w:id="2" w:author="Francesca Abate" w:date="2026-03-12T15:53:00Z">
        <w:r w:rsidR="00860BFF">
          <w:rPr>
            <w:b/>
            <w:bCs/>
          </w:rPr>
          <w:t xml:space="preserve"> e principali evidenze</w:t>
        </w:r>
      </w:ins>
    </w:p>
    <w:p w14:paraId="712E93D6" w14:textId="674618B4" w:rsidR="001977DA" w:rsidRPr="004D5453" w:rsidRDefault="001977DA">
      <w:pPr>
        <w:jc w:val="both"/>
        <w:rPr>
          <w:i/>
          <w:iCs/>
        </w:rPr>
        <w:pPrChange w:id="3" w:author="Francesca Abate" w:date="2026-03-12T15:54:00Z">
          <w:pPr/>
        </w:pPrChange>
      </w:pPr>
      <w:r w:rsidRPr="004D5453">
        <w:rPr>
          <w:i/>
          <w:iCs/>
        </w:rPr>
        <w:t>Francesca Abate</w:t>
      </w:r>
      <w:r w:rsidR="004D5453" w:rsidRPr="004D5453">
        <w:rPr>
          <w:i/>
          <w:iCs/>
        </w:rPr>
        <w:t xml:space="preserve">, Giovanni Canitano, Francesco </w:t>
      </w:r>
      <w:r w:rsidR="00590328">
        <w:rPr>
          <w:i/>
          <w:iCs/>
        </w:rPr>
        <w:t>d</w:t>
      </w:r>
      <w:r w:rsidR="004D5453" w:rsidRPr="004D5453">
        <w:rPr>
          <w:i/>
          <w:iCs/>
        </w:rPr>
        <w:t xml:space="preserve">i Filippo, Anna Pia </w:t>
      </w:r>
      <w:r w:rsidR="00CD54FD" w:rsidRPr="004D5453">
        <w:rPr>
          <w:i/>
          <w:iCs/>
        </w:rPr>
        <w:t xml:space="preserve">Maria </w:t>
      </w:r>
      <w:r w:rsidR="004D5453" w:rsidRPr="004D5453">
        <w:rPr>
          <w:i/>
          <w:iCs/>
        </w:rPr>
        <w:t>Mirto</w:t>
      </w:r>
    </w:p>
    <w:p w14:paraId="57E82900" w14:textId="22892DB8" w:rsidR="0083382D" w:rsidRPr="0083382D" w:rsidRDefault="00115FA8">
      <w:pPr>
        <w:jc w:val="both"/>
        <w:pPrChange w:id="4" w:author="Francesca Abate" w:date="2026-03-12T15:54:00Z">
          <w:pPr/>
        </w:pPrChange>
      </w:pPr>
      <w:r w:rsidRPr="00C425C0">
        <w:t xml:space="preserve">L’edizione 2025 di </w:t>
      </w:r>
      <w:r w:rsidRPr="00E052F8">
        <w:rPr>
          <w:i/>
          <w:iCs/>
        </w:rPr>
        <w:t>WeMed. Società, economia e ambiente nel Mediterraneo</w:t>
      </w:r>
      <w:r w:rsidRPr="00C425C0">
        <w:t xml:space="preserve"> si colloca in una fase storica in cui il bacino mediterraneo appare sempre più come uno spazio attraversato da profonde trasformazioni demografiche, economiche, ambientali e sociali. </w:t>
      </w:r>
      <w:ins w:id="5" w:author="Francesca Abate" w:date="2026-03-12T15:31:00Z">
        <w:r w:rsidR="0087185B">
          <w:t>La pubblicazione</w:t>
        </w:r>
      </w:ins>
      <w:del w:id="6" w:author="Francesca Abate" w:date="2026-03-12T15:31:00Z">
        <w:r w:rsidRPr="00C425C0" w:rsidDel="0087185B">
          <w:delText>Il volume</w:delText>
        </w:r>
      </w:del>
      <w:r w:rsidRPr="00C425C0">
        <w:t>, frutto della collaborazione tra CNR-ISMed e Istat, propone una lettura integrata dei principali fenomeni che caratterizzano le quattro macroaree della regione – Unione europea mediterranea, Balcani occidentali, Medio Oriente e Nord Africa – attraverso un impianto comparativo fondato su indicatori armonizzati e fonti statistiche internazionali.</w:t>
      </w:r>
      <w:r w:rsidR="006C60C3">
        <w:t xml:space="preserve"> </w:t>
      </w:r>
      <w:ins w:id="7" w:author="Francesca Abate" w:date="2026-03-12T15:31:00Z">
        <w:r w:rsidR="0087185B">
          <w:t>Rispetto all</w:t>
        </w:r>
      </w:ins>
      <w:ins w:id="8" w:author="Francesca Abate" w:date="2026-03-12T15:38:00Z">
        <w:r w:rsidR="0087185B">
          <w:t>’</w:t>
        </w:r>
      </w:ins>
      <w:ins w:id="9" w:author="Francesca Abate" w:date="2026-03-12T15:31:00Z">
        <w:r w:rsidR="0087185B">
          <w:t>edizione dello scorso anno, si</w:t>
        </w:r>
      </w:ins>
      <w:ins w:id="10" w:author="Francesca Abate" w:date="2026-03-12T15:32:00Z">
        <w:r w:rsidR="0087185B">
          <w:t xml:space="preserve"> sono introdott</w:t>
        </w:r>
      </w:ins>
      <w:ins w:id="11" w:author="Francesca Abate" w:date="2026-03-12T15:38:00Z">
        <w:r w:rsidR="0087185B">
          <w:t>e</w:t>
        </w:r>
      </w:ins>
      <w:ins w:id="12" w:author="Francesca Abate" w:date="2026-03-12T15:32:00Z">
        <w:r w:rsidR="0087185B">
          <w:t xml:space="preserve"> due nuove tematiche per esplorare i cambiamenti climatici e l’utilizz</w:t>
        </w:r>
        <w:del w:id="13" w:author="Anna Pia Maria Mirto" w:date="2026-03-12T16:09:00Z" w16du:dateUtc="2026-03-12T15:09:00Z">
          <w:r w:rsidR="0087185B" w:rsidDel="00500AE6">
            <w:delText>i</w:delText>
          </w:r>
        </w:del>
      </w:ins>
      <w:ins w:id="14" w:author="Anna Pia Maria Mirto" w:date="2026-03-12T16:09:00Z" w16du:dateUtc="2026-03-12T15:09:00Z">
        <w:r w:rsidR="00500AE6">
          <w:t>o</w:t>
        </w:r>
      </w:ins>
      <w:ins w:id="15" w:author="Francesca Abate" w:date="2026-03-12T15:32:00Z">
        <w:r w:rsidR="0087185B">
          <w:t xml:space="preserve"> delle fonti energetiche e rinnovabil</w:t>
        </w:r>
      </w:ins>
      <w:ins w:id="16" w:author="Francesca Abate" w:date="2026-03-12T15:38:00Z">
        <w:r w:rsidR="0087185B">
          <w:t>i</w:t>
        </w:r>
      </w:ins>
      <w:ins w:id="17" w:author="Francesca Abate" w:date="2026-03-12T15:32:00Z">
        <w:r w:rsidR="0087185B">
          <w:t xml:space="preserve"> </w:t>
        </w:r>
      </w:ins>
      <w:ins w:id="18" w:author="Francesca Abate" w:date="2026-03-12T15:33:00Z">
        <w:r w:rsidR="0087185B">
          <w:t xml:space="preserve">dei paesi </w:t>
        </w:r>
      </w:ins>
      <w:ins w:id="19" w:author="Francesca Abate" w:date="2026-03-12T15:32:00Z">
        <w:r w:rsidR="0087185B">
          <w:t>de</w:t>
        </w:r>
      </w:ins>
      <w:ins w:id="20" w:author="Francesca Abate" w:date="2026-03-12T15:33:00Z">
        <w:r w:rsidR="0087185B">
          <w:t>ll’area del Mediterraneo.</w:t>
        </w:r>
      </w:ins>
    </w:p>
    <w:p w14:paraId="522D4D61" w14:textId="4D4F8BE3" w:rsidR="00AD3739" w:rsidRPr="00C425C0" w:rsidRDefault="0083382D">
      <w:pPr>
        <w:jc w:val="both"/>
        <w:pPrChange w:id="21" w:author="Francesca Abate" w:date="2026-03-12T15:54:00Z">
          <w:pPr/>
        </w:pPrChange>
      </w:pPr>
      <w:del w:id="22" w:author="Francesca Abate" w:date="2026-03-12T15:33:00Z">
        <w:r w:rsidRPr="0083382D" w:rsidDel="0087185B">
          <w:delText>Il volume</w:delText>
        </w:r>
      </w:del>
      <w:ins w:id="23" w:author="Francesca Abate" w:date="2026-03-12T15:33:00Z">
        <w:r w:rsidR="0087185B">
          <w:t>S</w:t>
        </w:r>
      </w:ins>
      <w:del w:id="24" w:author="Francesca Abate" w:date="2026-03-12T15:33:00Z">
        <w:r w:rsidR="00D04036" w:rsidDel="0087185B">
          <w:delText>, s</w:delText>
        </w:r>
      </w:del>
      <w:r w:rsidR="00D04036">
        <w:t>uddiviso in dodici</w:t>
      </w:r>
      <w:r w:rsidR="00D04036" w:rsidRPr="0083382D">
        <w:t xml:space="preserve"> capitoli che coprono dimensioni demografiche, economiche, sociali, ambientali e di genere</w:t>
      </w:r>
      <w:r w:rsidR="00D04036">
        <w:t>,</w:t>
      </w:r>
      <w:r w:rsidRPr="0083382D">
        <w:t xml:space="preserve"> </w:t>
      </w:r>
      <w:ins w:id="25" w:author="Francesca Abate" w:date="2026-03-12T15:34:00Z">
        <w:r w:rsidR="0087185B">
          <w:t xml:space="preserve">lo studio </w:t>
        </w:r>
      </w:ins>
      <w:r w:rsidRPr="0083382D">
        <w:t xml:space="preserve">si apre con </w:t>
      </w:r>
      <w:r w:rsidR="00201011">
        <w:t>un</w:t>
      </w:r>
      <w:ins w:id="26" w:author="Francesca Abate" w:date="2026-03-12T15:34:00Z">
        <w:r w:rsidR="0087185B">
          <w:t>’analisi</w:t>
        </w:r>
      </w:ins>
      <w:del w:id="27" w:author="Francesca Abate" w:date="2026-03-12T15:34:00Z">
        <w:r w:rsidR="00201011" w:rsidDel="0087185B">
          <w:delText>o studio</w:delText>
        </w:r>
      </w:del>
      <w:r w:rsidRPr="0083382D">
        <w:t xml:space="preserve"> dedicat</w:t>
      </w:r>
      <w:ins w:id="28" w:author="Francesca Abate" w:date="2026-03-12T15:34:00Z">
        <w:r w:rsidR="0087185B">
          <w:t>a</w:t>
        </w:r>
      </w:ins>
      <w:del w:id="29" w:author="Francesca Abate" w:date="2026-03-12T15:34:00Z">
        <w:r w:rsidRPr="0083382D" w:rsidDel="0087185B">
          <w:delText>o</w:delText>
        </w:r>
      </w:del>
      <w:r w:rsidRPr="0083382D">
        <w:t xml:space="preserve"> alla </w:t>
      </w:r>
      <w:r w:rsidRPr="00201011">
        <w:rPr>
          <w:i/>
          <w:iCs/>
        </w:rPr>
        <w:t>Popolazione</w:t>
      </w:r>
      <w:r w:rsidRPr="0083382D">
        <w:t xml:space="preserve">, che restituisce l’immagine di una regione composta nel 2024 da circa </w:t>
      </w:r>
      <w:r w:rsidRPr="00C635A1">
        <w:t>585,6 milioni di abitanti</w:t>
      </w:r>
      <w:r w:rsidRPr="0083382D">
        <w:t xml:space="preserve">, di cui il </w:t>
      </w:r>
      <w:r w:rsidRPr="00C635A1">
        <w:t xml:space="preserve">37,8% nel Nord Africa e il 35,1% nei Paesi UE mediterranei. </w:t>
      </w:r>
      <w:r w:rsidRPr="0083382D">
        <w:t xml:space="preserve">Dal 2001 la popolazione è cresciuta complessivamente del </w:t>
      </w:r>
      <w:r w:rsidRPr="00C635A1">
        <w:t>27,3%,</w:t>
      </w:r>
      <w:r w:rsidRPr="0083382D">
        <w:t xml:space="preserve"> ma con traiettorie divergenti: forte espansione nel Nord Africa (+47,3%) e contrazione nei Balcani occidentali (–14,6%). </w:t>
      </w:r>
      <w:r w:rsidR="00AD3739" w:rsidRPr="00C425C0">
        <w:t>I dati</w:t>
      </w:r>
      <w:r w:rsidR="009F16C1">
        <w:t xml:space="preserve"> </w:t>
      </w:r>
      <w:r w:rsidR="00AD3739" w:rsidRPr="00C425C0">
        <w:t>più recenti</w:t>
      </w:r>
      <w:r w:rsidR="009F16C1">
        <w:t xml:space="preserve"> a disposizione</w:t>
      </w:r>
      <w:r w:rsidR="001904B5">
        <w:t>, dunque,</w:t>
      </w:r>
      <w:r w:rsidR="00AD3739" w:rsidRPr="00C425C0">
        <w:t xml:space="preserve"> evidenziano una regione in crescita nel suo complesso, ma segnata da profonde differenze interne: all’espansione demografica sostenuta del Nord Africa e di parte del Medio Oriente si contrappongono la stagnazione o il declino di diversi Paesi europei e dei Balcani occidentali. L’invecchiamento, la diversa incidenza delle giovani generazioni e le traiettorie migratorie contribuiscono a delineare un Mediterraneo demograficamente asimmetrico, con implicazioni rilevanti per la sostenibilità dei sistemi di welfare e dei mercati del lavoro.</w:t>
      </w:r>
    </w:p>
    <w:p w14:paraId="617A9845" w14:textId="7D5F64CD" w:rsidR="0083382D" w:rsidRDefault="00B06971">
      <w:pPr>
        <w:jc w:val="both"/>
        <w:pPrChange w:id="30" w:author="Francesca Abate" w:date="2026-03-12T15:54:00Z">
          <w:pPr/>
        </w:pPrChange>
      </w:pPr>
      <w:r w:rsidRPr="00C425C0">
        <w:t xml:space="preserve">Su questa base si innesta l’analisi del </w:t>
      </w:r>
      <w:r w:rsidRPr="00E052F8">
        <w:rPr>
          <w:i/>
          <w:iCs/>
        </w:rPr>
        <w:t>Mercato del lavoro</w:t>
      </w:r>
      <w:r w:rsidRPr="00C425C0">
        <w:t>, che mette in luce persistenti divari territoriali e generazionali. L’area mediterranea si presenta come uno spazio profondamente eterogeneo: nei Paesi dell’UE i livelli di attività e occupazione risultano mediamente più elevati, mentre nel Nord Africa e in parte del Medio Oriente permangono bassi tassi di partecipazione, soprattutto tra i giovani. La disoccupazione giovanile emerge come uno dei nodi strutturali dell’intera regione, configurando una sfida comune che assume intensità diverse a seconda dei contesti istituzionali ed economici.</w:t>
      </w:r>
      <w:r>
        <w:t xml:space="preserve"> </w:t>
      </w:r>
      <w:r w:rsidR="003B3B28">
        <w:t>Analizzando i dati d</w:t>
      </w:r>
      <w:r w:rsidR="0083382D" w:rsidRPr="0083382D">
        <w:t xml:space="preserve">el 2024, in diversi Paesi del Nord Africa e del Medio Oriente la disoccupazione giovanile supera il </w:t>
      </w:r>
      <w:r w:rsidR="0083382D" w:rsidRPr="00063186">
        <w:t>40%</w:t>
      </w:r>
      <w:r w:rsidR="0083382D" w:rsidRPr="0083382D">
        <w:t xml:space="preserve"> (come in Tunisia e Giordania), mentre nei Paesi UE mediterranei si registrano livelli più contenuti ma ancora critici, ad esempio in Spagna (11,4% il tasso totale) e Grecia (10%). I divari territoriali e generazionali restano quindi uno dei principali fattori di fragilità strutturale.</w:t>
      </w:r>
    </w:p>
    <w:p w14:paraId="03A5E183" w14:textId="2ADDFCA3" w:rsidR="0083382D" w:rsidRDefault="00A13AF4">
      <w:pPr>
        <w:jc w:val="both"/>
        <w:pPrChange w:id="31" w:author="Francesca Abate" w:date="2026-03-12T15:54:00Z">
          <w:pPr/>
        </w:pPrChange>
      </w:pPr>
      <w:del w:id="32" w:author="Francesca Abate" w:date="2026-03-12T15:42:00Z">
        <w:r w:rsidRPr="00C425C0" w:rsidDel="00A349DF">
          <w:delText xml:space="preserve">Il terzo capitolo, dedicato agli </w:delText>
        </w:r>
      </w:del>
      <w:ins w:id="33" w:author="Francesca Abate" w:date="2026-03-12T15:42:00Z">
        <w:r w:rsidR="00A349DF">
          <w:t xml:space="preserve">La sezione dedicata agli </w:t>
        </w:r>
      </w:ins>
      <w:r w:rsidRPr="000F643B">
        <w:rPr>
          <w:i/>
          <w:iCs/>
        </w:rPr>
        <w:t>Altri temi sociali</w:t>
      </w:r>
      <w:del w:id="34" w:author="Francesca Abate" w:date="2026-03-12T15:42:00Z">
        <w:r w:rsidRPr="00C425C0" w:rsidDel="00A349DF">
          <w:delText>,</w:delText>
        </w:r>
      </w:del>
      <w:r w:rsidRPr="00C425C0">
        <w:t xml:space="preserve"> amplia lo sguardo agli indicatori di salute, istruzione e vulnerabilità sociale, evidenziando criticità come l’insicurezza alimentare e la diffusione di malattie croniche, spesso correlate alle condizioni socio-economiche. Ne emerge un quadro in cui le fragilità sociali si intrecciano con instabilità politiche e pressioni ambientali, rendendo ancora più urgente il rafforzamento delle politiche pubbliche orientate all’inclusione e alla coesione.</w:t>
      </w:r>
      <w:r w:rsidR="00C54587">
        <w:t xml:space="preserve"> </w:t>
      </w:r>
      <w:r w:rsidR="00157C6F">
        <w:t>Per citare qualche dato,</w:t>
      </w:r>
      <w:r w:rsidR="0083382D" w:rsidRPr="0083382D">
        <w:t xml:space="preserve"> nel 2023 l’insicurezza alimentare moderata o grave riguarda il </w:t>
      </w:r>
      <w:r w:rsidR="0083382D" w:rsidRPr="00900EC8">
        <w:t>42,4% della popolazione in Libano e oltre il 35% in Libia, a fronte di valori inferiori al 10% in gran p</w:t>
      </w:r>
      <w:r w:rsidR="0083382D" w:rsidRPr="0083382D">
        <w:t>arte dei Paesi UE. Le condizioni socio-economiche incidono direttamente sugli esiti di salute e sulla qualità della vita.</w:t>
      </w:r>
    </w:p>
    <w:p w14:paraId="13C20487" w14:textId="2131B383" w:rsidR="0083382D" w:rsidRDefault="00451E2B">
      <w:pPr>
        <w:jc w:val="both"/>
        <w:pPrChange w:id="35" w:author="Francesca Abate" w:date="2026-03-12T15:54:00Z">
          <w:pPr/>
        </w:pPrChange>
      </w:pPr>
      <w:r w:rsidRPr="00451E2B">
        <w:t xml:space="preserve">La dimensione economica viene approfondita </w:t>
      </w:r>
      <w:del w:id="36" w:author="Francesca Abate" w:date="2026-03-12T15:42:00Z">
        <w:r w:rsidRPr="00451E2B" w:rsidDel="00A349DF">
          <w:delText xml:space="preserve">nel capitolo </w:delText>
        </w:r>
      </w:del>
      <w:r w:rsidRPr="00451E2B">
        <w:t xml:space="preserve">su </w:t>
      </w:r>
      <w:r w:rsidRPr="00451E2B">
        <w:rPr>
          <w:i/>
          <w:iCs/>
        </w:rPr>
        <w:t>Macroeconomia e finanza pubblica</w:t>
      </w:r>
      <w:r w:rsidRPr="00451E2B">
        <w:t>, che analizza dimensioni del PIL</w:t>
      </w:r>
      <w:r w:rsidR="00E34A3F">
        <w:t xml:space="preserve"> (</w:t>
      </w:r>
      <w:r w:rsidR="0010270F">
        <w:t>i</w:t>
      </w:r>
      <w:r w:rsidR="00E34A3F" w:rsidRPr="0083382D">
        <w:t xml:space="preserve">l PIL complessivo dell’area ha raggiunto nel 2024 circa </w:t>
      </w:r>
      <w:r w:rsidR="00E34A3F" w:rsidRPr="00761C67">
        <w:t>11.100 miliardi di dollari, con una quota pari al 72,5% concentrata nei Paesi UE mediterranei</w:t>
      </w:r>
      <w:r w:rsidR="0010270F">
        <w:t>)</w:t>
      </w:r>
      <w:r w:rsidRPr="00451E2B">
        <w:t>, dinamiche di crescita e differenziali di reddito pro capite.</w:t>
      </w:r>
      <w:r w:rsidR="00E7233A">
        <w:t xml:space="preserve"> </w:t>
      </w:r>
      <w:r w:rsidRPr="00451E2B">
        <w:t xml:space="preserve">Anche in questo caso il Mediterraneo appare attraversato da forti squilibri: i Paesi dell’Unione europea concentrano la quota prevalente del prodotto complessivo, </w:t>
      </w:r>
      <w:r w:rsidRPr="00451E2B">
        <w:lastRenderedPageBreak/>
        <w:t>mentre le economie del Nord Africa e di parte del Medio Oriente mostrano tassi di crescita talvolta più sostenuti ma su basi produttive più fragili e meno diversificate.</w:t>
      </w:r>
    </w:p>
    <w:p w14:paraId="3EA2DBBF" w14:textId="0CB97C8A" w:rsidR="0083382D" w:rsidRPr="0083382D" w:rsidRDefault="00B33EF5">
      <w:pPr>
        <w:jc w:val="both"/>
        <w:pPrChange w:id="37" w:author="Francesca Abate" w:date="2026-03-12T15:54:00Z">
          <w:pPr/>
        </w:pPrChange>
      </w:pPr>
      <w:del w:id="38" w:author="Francesca Abate" w:date="2026-03-12T15:43:00Z">
        <w:r w:rsidRPr="00B33EF5" w:rsidDel="00A349DF">
          <w:delText>Il capitolo sui</w:delText>
        </w:r>
      </w:del>
      <w:ins w:id="39" w:author="Francesca Abate" w:date="2026-03-12T15:43:00Z">
        <w:r w:rsidR="00A349DF">
          <w:t>Con riferimento ai</w:t>
        </w:r>
      </w:ins>
      <w:r w:rsidRPr="00B33EF5">
        <w:t xml:space="preserve"> </w:t>
      </w:r>
      <w:r w:rsidRPr="00B33EF5">
        <w:rPr>
          <w:i/>
          <w:iCs/>
        </w:rPr>
        <w:t>Rapporti internazionali</w:t>
      </w:r>
      <w:r w:rsidRPr="00B33EF5">
        <w:t xml:space="preserve"> </w:t>
      </w:r>
      <w:ins w:id="40" w:author="Francesca Abate" w:date="2026-03-12T15:43:00Z">
        <w:r w:rsidR="00A349DF">
          <w:t xml:space="preserve">si </w:t>
        </w:r>
      </w:ins>
      <w:r w:rsidRPr="00B33EF5">
        <w:t>evidenzia l’elevato grado di apertura commerciale della regione, pur con significative differenze tra economie di grandi dimensioni e Paesi più piccoli o specializzati</w:t>
      </w:r>
      <w:r w:rsidR="0083382D" w:rsidRPr="0083382D">
        <w:t xml:space="preserve">: in molti Paesi il rapporto tra interscambio e PIL supera </w:t>
      </w:r>
      <w:ins w:id="41" w:author="Anna Pia Maria Mirto" w:date="2026-03-12T17:15:00Z" w16du:dateUtc="2026-03-12T16:15:00Z">
        <w:r w:rsidR="00EE3EF3">
          <w:t xml:space="preserve">di gran lunga </w:t>
        </w:r>
      </w:ins>
      <w:r w:rsidR="0083382D" w:rsidRPr="0083382D">
        <w:t xml:space="preserve">il </w:t>
      </w:r>
      <w:r w:rsidR="0083382D" w:rsidRPr="00761C67">
        <w:t xml:space="preserve">100% </w:t>
      </w:r>
      <w:r w:rsidR="0083382D" w:rsidRPr="0083382D">
        <w:t>(come Malta e Cipro), mentre economie più grandi come Francia, Italia e Spagna si collocano tra il 50% e il 70%. L’integrazione nei mercati globali è dunque un tratto distintivo, seppur con intensità diverse</w:t>
      </w:r>
      <w:r w:rsidR="00163511">
        <w:t xml:space="preserve">, e </w:t>
      </w:r>
      <w:r w:rsidR="00163511" w:rsidRPr="00C425C0">
        <w:t>rappresenta al contempo un’opportunità e una fonte di vulnerabilità, soprattutto in presenza di shock geopolitici e tensioni lungo le catene del valore</w:t>
      </w:r>
      <w:r w:rsidR="0083382D" w:rsidRPr="0083382D">
        <w:t>.</w:t>
      </w:r>
    </w:p>
    <w:p w14:paraId="5AE23B92" w14:textId="6BAE44EB" w:rsidR="003C707D" w:rsidRPr="00C425C0" w:rsidRDefault="003C707D">
      <w:pPr>
        <w:jc w:val="both"/>
        <w:pPrChange w:id="42" w:author="Francesca Abate" w:date="2026-03-12T15:54:00Z">
          <w:pPr/>
        </w:pPrChange>
      </w:pPr>
      <w:r>
        <w:t>Con l’analisi degli</w:t>
      </w:r>
      <w:r w:rsidRPr="00C425C0">
        <w:t xml:space="preserve"> </w:t>
      </w:r>
      <w:r w:rsidRPr="006A0CD9">
        <w:rPr>
          <w:i/>
          <w:iCs/>
        </w:rPr>
        <w:t>Altri temi economici</w:t>
      </w:r>
      <w:r w:rsidRPr="00C425C0">
        <w:t xml:space="preserve">, l’attenzione si concentra su aspetti strutturali come il commercio di prodotti ICT e la dotazione finanziaria, offrendo uno spaccato sulla capacità innovativa e sulla modernizzazione dei sistemi produttivi. </w:t>
      </w:r>
      <w:r w:rsidR="001A2B9E">
        <w:t>L</w:t>
      </w:r>
      <w:ins w:id="43" w:author="Francesca Abate" w:date="2026-03-12T15:43:00Z">
        <w:r w:rsidR="00A349DF">
          <w:t>e evidenze dei</w:t>
        </w:r>
      </w:ins>
      <w:del w:id="44" w:author="Francesca Abate" w:date="2026-03-12T15:43:00Z">
        <w:r w:rsidR="001A2B9E" w:rsidDel="00A349DF">
          <w:delText>’analisi dei</w:delText>
        </w:r>
      </w:del>
      <w:r w:rsidR="001A2B9E">
        <w:t xml:space="preserve"> dati indica</w:t>
      </w:r>
      <w:ins w:id="45" w:author="Francesca Abate" w:date="2026-03-12T15:44:00Z">
        <w:r w:rsidR="00A349DF">
          <w:t>no</w:t>
        </w:r>
      </w:ins>
      <w:r w:rsidR="001A2B9E">
        <w:t xml:space="preserve"> che </w:t>
      </w:r>
      <w:r w:rsidR="00D23648" w:rsidRPr="0083382D">
        <w:t>23 Paesi su 26 risultano prevalentemente importatori di prodotti ICT, segnalando una dipendenza tecnologica diffusa.</w:t>
      </w:r>
      <w:r w:rsidR="001A2B9E">
        <w:t xml:space="preserve"> </w:t>
      </w:r>
      <w:r w:rsidRPr="00C425C0">
        <w:t>La prevalente dipendenza dalle importazioni tecnologiche in molti Paesi del bacino segnala la necessità di rafforzare investimenti in capitale umano, ricerca e infrastrutture digitali.</w:t>
      </w:r>
    </w:p>
    <w:p w14:paraId="131F87D8" w14:textId="49AA4080" w:rsidR="0083382D" w:rsidRDefault="00744B76">
      <w:pPr>
        <w:jc w:val="both"/>
        <w:pPrChange w:id="46" w:author="Francesca Abate" w:date="2026-03-12T15:54:00Z">
          <w:pPr/>
        </w:pPrChange>
      </w:pPr>
      <w:r w:rsidRPr="00C425C0">
        <w:t>La sostenibilità ambientale costituisce l’asse portante del</w:t>
      </w:r>
      <w:ins w:id="47" w:author="Francesca Abate" w:date="2026-03-12T15:44:00Z">
        <w:r w:rsidR="00A349DF">
          <w:t>la sezione</w:t>
        </w:r>
      </w:ins>
      <w:del w:id="48" w:author="Francesca Abate" w:date="2026-03-12T15:44:00Z">
        <w:r w:rsidRPr="00C425C0" w:rsidDel="00A349DF">
          <w:delText xml:space="preserve"> capitolo</w:delText>
        </w:r>
      </w:del>
      <w:r w:rsidRPr="00C425C0">
        <w:t xml:space="preserve"> su </w:t>
      </w:r>
      <w:r w:rsidRPr="000B1C4F">
        <w:rPr>
          <w:i/>
          <w:iCs/>
        </w:rPr>
        <w:t>Ambiente, clima e territorio</w:t>
      </w:r>
      <w:r w:rsidRPr="00C425C0">
        <w:t>, che analizza aree protette, urbanizzazione e pressioni climatiche. Il Mediterraneo, hotspot del cambiamento climatico e scrigno di biodiversità, mostra progressi diseguali nella tutela delle risorse naturali, con un evidente divario tra la sponda nord e quella sud-orientale.</w:t>
      </w:r>
      <w:r w:rsidR="007304E4">
        <w:t xml:space="preserve"> L’analisi</w:t>
      </w:r>
      <w:r w:rsidR="00236A1E">
        <w:t xml:space="preserve"> dei dati </w:t>
      </w:r>
      <w:r w:rsidR="0083382D" w:rsidRPr="0083382D">
        <w:t>evidenzia progressi dis</w:t>
      </w:r>
      <w:del w:id="49" w:author="Anna Pia Maria Mirto" w:date="2026-03-12T17:22:00Z" w16du:dateUtc="2026-03-12T16:22:00Z">
        <w:r w:rsidR="0083382D" w:rsidRPr="0083382D" w:rsidDel="00EE3EF3">
          <w:delText>egual</w:delText>
        </w:r>
      </w:del>
      <w:ins w:id="50" w:author="Anna Pia Maria Mirto" w:date="2026-03-12T17:22:00Z" w16du:dateUtc="2026-03-12T16:22:00Z">
        <w:r w:rsidR="00EE3EF3">
          <w:t>omogene</w:t>
        </w:r>
      </w:ins>
      <w:r w:rsidR="0083382D" w:rsidRPr="0083382D">
        <w:t>i nella tutela delle risorse naturali: nel 2024 la Francia protegge quasi il</w:t>
      </w:r>
      <w:r w:rsidR="0083382D" w:rsidRPr="00FC06CE">
        <w:t xml:space="preserve"> 49,8% delle proprie acque territoriali</w:t>
      </w:r>
      <w:r w:rsidR="0083382D" w:rsidRPr="0083382D">
        <w:t>, mentre in diversi Paesi del Nord Africa e del Medio Oriente le aree marine protette restano inferiori all’1%. Parallelamente, l’urbanizzazione supera l’80% in molte economie europee, confermando un trend di concentrazione urbana diffuso.</w:t>
      </w:r>
    </w:p>
    <w:p w14:paraId="5D7846EC" w14:textId="70BCB638" w:rsidR="0083382D" w:rsidRDefault="00576E77">
      <w:pPr>
        <w:jc w:val="both"/>
        <w:pPrChange w:id="51" w:author="Francesca Abate" w:date="2026-03-12T15:54:00Z">
          <w:pPr/>
        </w:pPrChange>
      </w:pPr>
      <w:r w:rsidRPr="00C425C0">
        <w:t>Il tema delle risorse naturali prosegue nel</w:t>
      </w:r>
      <w:ins w:id="52" w:author="Francesca Abate" w:date="2026-03-12T15:46:00Z">
        <w:r w:rsidR="00A349DF">
          <w:t xml:space="preserve"> dominio tematico dedicato all’</w:t>
        </w:r>
      </w:ins>
      <w:del w:id="53" w:author="Francesca Abate" w:date="2026-03-12T15:46:00Z">
        <w:r w:rsidRPr="00C425C0" w:rsidDel="00A349DF">
          <w:delText xml:space="preserve"> capitolo</w:delText>
        </w:r>
        <w:r w:rsidDel="00A349DF">
          <w:delText xml:space="preserve"> intitolato</w:delText>
        </w:r>
        <w:r w:rsidRPr="00C425C0" w:rsidDel="00A349DF">
          <w:delText xml:space="preserve"> </w:delText>
        </w:r>
      </w:del>
      <w:r w:rsidRPr="00CC3147">
        <w:rPr>
          <w:i/>
          <w:iCs/>
        </w:rPr>
        <w:t>Agricoltura</w:t>
      </w:r>
      <w:r w:rsidRPr="00C425C0">
        <w:t xml:space="preserve">, che evidenzia l’eterogeneità dei sistemi agricoli mediterranei e la centralità della transizione verso modelli più sostenibili. </w:t>
      </w:r>
      <w:r w:rsidR="00D533DF">
        <w:t>I</w:t>
      </w:r>
      <w:r w:rsidR="002D32A8" w:rsidRPr="0083382D">
        <w:t xml:space="preserve">l Nord Africa concentra oltre il </w:t>
      </w:r>
      <w:r w:rsidR="002D32A8" w:rsidRPr="00FC06CE">
        <w:t>40% della superficie agricola complessiva</w:t>
      </w:r>
      <w:r w:rsidR="002D32A8" w:rsidRPr="0083382D">
        <w:t xml:space="preserve"> dell’area mediterranea, ma con incidenze molto diverse rispetto alla superficie totale dei singoli Paesi.</w:t>
      </w:r>
      <w:r w:rsidR="00684729">
        <w:t xml:space="preserve"> </w:t>
      </w:r>
      <w:r w:rsidRPr="00C425C0">
        <w:t>La diversa incidenza delle superfici agricole, l’uso dell’irrigazione e le pratiche colturali riflettono condizioni climatiche, strutture produttive e priorità politiche differenti.</w:t>
      </w:r>
      <w:r w:rsidR="007017A2">
        <w:t xml:space="preserve"> </w:t>
      </w:r>
    </w:p>
    <w:p w14:paraId="5FF71568" w14:textId="66E7F840" w:rsidR="0083382D" w:rsidRPr="0083382D" w:rsidRDefault="00C565CB">
      <w:pPr>
        <w:jc w:val="both"/>
        <w:pPrChange w:id="54" w:author="Francesca Abate" w:date="2026-03-12T15:54:00Z">
          <w:pPr/>
        </w:pPrChange>
      </w:pPr>
      <w:r w:rsidRPr="00C425C0">
        <w:t>Le interdipendenze tra sviluppo e sostenibilità emergono con forza nel</w:t>
      </w:r>
      <w:ins w:id="55" w:author="Francesca Abate" w:date="2026-03-12T15:46:00Z">
        <w:r w:rsidR="00A349DF">
          <w:t>la sezione</w:t>
        </w:r>
      </w:ins>
      <w:del w:id="56" w:author="Francesca Abate" w:date="2026-03-12T15:46:00Z">
        <w:r w:rsidRPr="00C425C0" w:rsidDel="00A349DF">
          <w:delText xml:space="preserve"> capitolo</w:delText>
        </w:r>
      </w:del>
      <w:r w:rsidRPr="00C425C0">
        <w:t xml:space="preserve"> su </w:t>
      </w:r>
      <w:r w:rsidRPr="00651BCD">
        <w:rPr>
          <w:i/>
          <w:iCs/>
        </w:rPr>
        <w:t>Infrastrutture ed energia</w:t>
      </w:r>
      <w:r w:rsidRPr="00C425C0">
        <w:t>, che analizza performance logistica, connettività marittima e transizione energetica. Le infrastrutture costituiscono un fattore chiave di competitività e integrazione regionale, mentre il mix energetico e la diffusione delle rinnovabili delineano traiettorie differenziate verso la decarbonizzazione.</w:t>
      </w:r>
      <w:r w:rsidR="00045F13">
        <w:t xml:space="preserve"> </w:t>
      </w:r>
      <w:r w:rsidR="00F458F9" w:rsidRPr="00F458F9">
        <w:t xml:space="preserve">Le analisi proposte </w:t>
      </w:r>
      <w:r w:rsidR="0083382D" w:rsidRPr="0083382D">
        <w:t>mostrano un Mediterraneo a più velocità: l’indice di performance logistica colloca Spagna, Francia e Italia su valori prossimi a 4 (su una scala 1–5), mentre Paesi colpiti da instabilità si attestano su valori inferiori a 2,5. La connettività e la transizione energetica diventano così leve strategiche per la competitività regionale.</w:t>
      </w:r>
    </w:p>
    <w:p w14:paraId="7E392D11" w14:textId="7DCB04F1" w:rsidR="00D42FC8" w:rsidRPr="0083382D" w:rsidRDefault="002523CE">
      <w:pPr>
        <w:jc w:val="both"/>
        <w:pPrChange w:id="57" w:author="Francesca Abate" w:date="2026-03-12T15:54:00Z">
          <w:pPr/>
        </w:pPrChange>
      </w:pPr>
      <w:r w:rsidRPr="00C425C0">
        <w:t xml:space="preserve">Gli ultimi tre </w:t>
      </w:r>
      <w:del w:id="58" w:author="Francesca Abate" w:date="2026-03-12T15:47:00Z">
        <w:r w:rsidRPr="00C425C0" w:rsidDel="00A349DF">
          <w:delText xml:space="preserve">capitoli </w:delText>
        </w:r>
      </w:del>
      <w:ins w:id="59" w:author="Francesca Abate" w:date="2026-03-12T15:47:00Z">
        <w:r w:rsidR="00A349DF">
          <w:t>argomenti di analisi</w:t>
        </w:r>
        <w:r w:rsidR="00A349DF" w:rsidRPr="00C425C0">
          <w:t xml:space="preserve"> </w:t>
        </w:r>
      </w:ins>
      <w:r w:rsidRPr="00C425C0">
        <w:t>introducono una prospettiva trasversale di genere.</w:t>
      </w:r>
      <w:r>
        <w:t xml:space="preserve"> Quello su</w:t>
      </w:r>
      <w:r w:rsidRPr="00C425C0">
        <w:t xml:space="preserve"> </w:t>
      </w:r>
      <w:r w:rsidRPr="003B279D">
        <w:rPr>
          <w:i/>
          <w:iCs/>
        </w:rPr>
        <w:t>Popolazione e genere</w:t>
      </w:r>
      <w:r w:rsidRPr="00C425C0">
        <w:t xml:space="preserve"> mette in evidenza differenze nella struttura demografica e nella speranza di vita, mostrando come l’invecchiamento e le dinamiche migratorie incidano in modo diverso su uomini e donne</w:t>
      </w:r>
      <w:r w:rsidR="00910912">
        <w:t xml:space="preserve">: </w:t>
      </w:r>
      <w:r w:rsidR="00910912" w:rsidRPr="0083382D">
        <w:t xml:space="preserve">nei Paesi UE mediterranei le donne rappresentano in media il </w:t>
      </w:r>
      <w:r w:rsidR="00910912" w:rsidRPr="00D61D42">
        <w:t>51,3% della popolazione</w:t>
      </w:r>
      <w:r w:rsidR="00910912" w:rsidRPr="0083382D">
        <w:t>, con una quota di anziane superiore a quella maschile</w:t>
      </w:r>
      <w:r w:rsidRPr="00C425C0">
        <w:t xml:space="preserve">. </w:t>
      </w:r>
      <w:del w:id="60" w:author="Francesca Abate" w:date="2026-03-12T15:47:00Z">
        <w:r w:rsidR="00C07133" w:rsidDel="00A349DF">
          <w:delText>Il capitolo dedicato a</w:delText>
        </w:r>
      </w:del>
      <w:ins w:id="61" w:author="Francesca Abate" w:date="2026-03-12T15:48:00Z">
        <w:r w:rsidR="00A349DF">
          <w:t>L</w:t>
        </w:r>
      </w:ins>
      <w:ins w:id="62" w:author="Anna Pia Maria Mirto" w:date="2026-03-12T17:31:00Z" w16du:dateUtc="2026-03-12T16:31:00Z">
        <w:r w:rsidR="00594BDC">
          <w:t>e</w:t>
        </w:r>
      </w:ins>
      <w:ins w:id="63" w:author="Francesca Abate" w:date="2026-03-12T15:48:00Z">
        <w:del w:id="64" w:author="Anna Pia Maria Mirto" w:date="2026-03-12T17:31:00Z" w16du:dateUtc="2026-03-12T16:31:00Z">
          <w:r w:rsidR="00A349DF" w:rsidDel="00594BDC">
            <w:delText>a</w:delText>
          </w:r>
        </w:del>
        <w:r w:rsidR="00A349DF">
          <w:t xml:space="preserve"> analisi su</w:t>
        </w:r>
      </w:ins>
      <w:r>
        <w:t xml:space="preserve"> </w:t>
      </w:r>
      <w:r w:rsidRPr="008F6911">
        <w:rPr>
          <w:i/>
          <w:iCs/>
        </w:rPr>
        <w:t>Lavoro e genere</w:t>
      </w:r>
      <w:r w:rsidRPr="00C425C0">
        <w:t xml:space="preserve"> approfondisc</w:t>
      </w:r>
      <w:ins w:id="65" w:author="Francesca Abate" w:date="2026-03-12T15:48:00Z">
        <w:r w:rsidR="00A349DF">
          <w:t>ono</w:t>
        </w:r>
      </w:ins>
      <w:del w:id="66" w:author="Francesca Abate" w:date="2026-03-12T15:48:00Z">
        <w:r w:rsidRPr="00C425C0" w:rsidDel="00A349DF">
          <w:delText>e</w:delText>
        </w:r>
      </w:del>
      <w:r w:rsidRPr="00C425C0">
        <w:t xml:space="preserve"> i divari nella partecipazione e nell’occupazione, evidenziando come in ampie aree del Mediterraneo l’esclusione femminile dal mercato del lavoro rappresenti una criticità strutturale</w:t>
      </w:r>
      <w:r w:rsidR="0070056A">
        <w:t>.</w:t>
      </w:r>
      <w:r w:rsidR="006531C3">
        <w:t xml:space="preserve"> </w:t>
      </w:r>
      <w:r w:rsidR="0070056A">
        <w:t>I</w:t>
      </w:r>
      <w:r w:rsidR="006531C3" w:rsidRPr="0083382D">
        <w:t xml:space="preserve"> divari restano marcati soprattutto nel Medio Oriente e nel Nord Africa, dove la partecipazione femminile nella fascia 15–64 anni può scendere intorno al </w:t>
      </w:r>
      <w:r w:rsidR="006531C3" w:rsidRPr="00D61D42">
        <w:t>15–20%</w:t>
      </w:r>
      <w:r w:rsidRPr="00C425C0">
        <w:t>. Infine,</w:t>
      </w:r>
      <w:r>
        <w:t xml:space="preserve"> </w:t>
      </w:r>
      <w:del w:id="67" w:author="Francesca Abate" w:date="2026-03-12T15:48:00Z">
        <w:r w:rsidDel="00A349DF">
          <w:delText>il capitolo</w:delText>
        </w:r>
      </w:del>
      <w:ins w:id="68" w:author="Francesca Abate" w:date="2026-03-12T15:48:00Z">
        <w:r w:rsidR="00A349DF">
          <w:t>con</w:t>
        </w:r>
      </w:ins>
      <w:r w:rsidRPr="00C425C0">
        <w:t xml:space="preserve"> </w:t>
      </w:r>
      <w:r w:rsidRPr="0031463C">
        <w:rPr>
          <w:i/>
          <w:iCs/>
        </w:rPr>
        <w:t>Altri temi di genere</w:t>
      </w:r>
      <w:r w:rsidRPr="00C425C0">
        <w:t xml:space="preserve"> </w:t>
      </w:r>
      <w:ins w:id="69" w:author="Francesca Abate" w:date="2026-03-12T15:48:00Z">
        <w:r w:rsidR="00A349DF">
          <w:t xml:space="preserve">si </w:t>
        </w:r>
      </w:ins>
      <w:r w:rsidRPr="00C425C0">
        <w:lastRenderedPageBreak/>
        <w:t>analizza</w:t>
      </w:r>
      <w:ins w:id="70" w:author="Francesca Abate" w:date="2026-03-12T15:48:00Z">
        <w:r w:rsidR="00A349DF">
          <w:t>no</w:t>
        </w:r>
      </w:ins>
      <w:r w:rsidRPr="00C425C0">
        <w:t xml:space="preserve"> stili di vita, istruzione e partecipazione politica, restituendo un quadro articolato dei processi di emancipazione e delle persistenti disuguaglianze.</w:t>
      </w:r>
      <w:r w:rsidR="008972E9">
        <w:t xml:space="preserve"> A titolo di esempio, si</w:t>
      </w:r>
      <w:r w:rsidR="00D42FC8">
        <w:t xml:space="preserve"> segnala </w:t>
      </w:r>
      <w:r w:rsidR="00D42FC8" w:rsidRPr="0083382D">
        <w:t xml:space="preserve">come la partecipazione politica femminile abbia raggiunto il </w:t>
      </w:r>
      <w:r w:rsidR="00D42FC8" w:rsidRPr="00D61D42">
        <w:t>44,3% dei seggi in Spagna</w:t>
      </w:r>
      <w:r w:rsidR="00D42FC8" w:rsidRPr="0083382D">
        <w:t>, mentre in altre aree permane una sottorappresentazione significativa.</w:t>
      </w:r>
    </w:p>
    <w:p w14:paraId="546A18FD" w14:textId="1240FBAA" w:rsidR="0083382D" w:rsidRDefault="00614244">
      <w:pPr>
        <w:jc w:val="both"/>
        <w:pPrChange w:id="71" w:author="Francesca Abate" w:date="2026-03-12T15:54:00Z">
          <w:pPr/>
        </w:pPrChange>
      </w:pPr>
      <w:commentRangeStart w:id="72"/>
      <w:r w:rsidRPr="00614244">
        <w:t>Nel loro insieme, i dodici capitoli delineano un Mediterraneo plurale e complesso, caratterizzato da persistenti squilibri ma anche da profonde interdipendenze. In un’area che concentra oltre mezzo miliardo di abitanti e rilevanti flussi economici e commerciali, demografia, economia, ambiente e inclusione sociale si intrecciano in modo sistemico, generando dinamiche di convergenza e divergenza tra le diverse sponde del bacino. Attraverso un approccio comparativo e l’integrazione di fonti statistiche internazionali, il volume offre una base conoscitiva solida per il dibattito pubblico e per l’elaborazione di politiche fondate su evidenze empiriche. In questa prospettiva, il Mediterraneo emerge non solo come spazio di criticità, ma anche come laboratorio di trasformazioni in cui le principali transizioni contemporanee – demografiche, ambientali ed economico-sociali – richiedono strategie coordinate, cooperazione regionale e una visione condivisa del futuro.</w:t>
      </w:r>
      <w:commentRangeEnd w:id="72"/>
      <w:r w:rsidR="00A349DF">
        <w:rPr>
          <w:rStyle w:val="Rimandocommento"/>
          <w:sz w:val="22"/>
          <w:szCs w:val="22"/>
        </w:rPr>
        <w:commentReference w:id="72"/>
      </w:r>
    </w:p>
    <w:sectPr w:rsidR="0083382D">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esca Abate" w:date="2026-03-12T15:49:00Z" w:initials="FA">
    <w:p w14:paraId="493AB423" w14:textId="77777777" w:rsidR="00994540" w:rsidRDefault="00A349DF" w:rsidP="00994540">
      <w:pPr>
        <w:pStyle w:val="Testocommento"/>
      </w:pPr>
      <w:r>
        <w:rPr>
          <w:rStyle w:val="Rimandocommento"/>
        </w:rPr>
        <w:annotationRef/>
      </w:r>
      <w:r w:rsidR="00994540">
        <w:t>L</w:t>
      </w:r>
      <w:r w:rsidR="00994540">
        <w:rPr>
          <w:b/>
          <w:bCs/>
        </w:rPr>
        <w:t xml:space="preserve">e revisioni sono state effettuate con la finalità di inserire lo stesso testo introduttivo sia sul portale sia sul pdf. </w:t>
      </w:r>
    </w:p>
    <w:p w14:paraId="3AADCEE1" w14:textId="77777777" w:rsidR="00994540" w:rsidRDefault="00994540" w:rsidP="00994540">
      <w:pPr>
        <w:pStyle w:val="Testocommento"/>
      </w:pPr>
      <w:r>
        <w:t>Per tali ragioni ho sostituito alcuni termini riferiti al “volume” in chiave più generica in modo da adattarla a entrambe le versioni della pubblicazione.</w:t>
      </w:r>
    </w:p>
  </w:comment>
  <w:comment w:id="72" w:author="Francesca Abate" w:date="2026-03-12T15:49:00Z" w:initials="FA">
    <w:p w14:paraId="0B1CC98A" w14:textId="45177001" w:rsidR="00395AF4" w:rsidRDefault="00A349DF" w:rsidP="00395AF4">
      <w:pPr>
        <w:pStyle w:val="Testocommento"/>
      </w:pPr>
      <w:r>
        <w:rPr>
          <w:rStyle w:val="Rimandocommento"/>
        </w:rPr>
        <w:annotationRef/>
      </w:r>
      <w:r w:rsidR="00395AF4">
        <w:t xml:space="preserve">Se, come scritto ad inizio, si vuole mantenere stesso pezzo alle due versioni del prodotto, </w:t>
      </w:r>
      <w:r w:rsidR="00395AF4">
        <w:rPr>
          <w:b/>
          <w:bCs/>
        </w:rPr>
        <w:t>aggiungerei una sezione conclusiva dedicata alle novità della versione on line: eventuali nuove funzionalità del sistema e revisione della 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DCEE1" w15:done="0"/>
  <w15:commentEx w15:paraId="0B1CC9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DCEE1" w16cid:durableId="3AADCEE1"/>
  <w16cid:commentId w16cid:paraId="0B1CC98A" w16cid:durableId="0B1CC9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a Abate">
    <w15:presenceInfo w15:providerId="None" w15:userId="Francesca Abate"/>
  </w15:person>
  <w15:person w15:author="Anna Pia Maria Mirto">
    <w15:presenceInfo w15:providerId="AD" w15:userId="S::mirto@istat.it::9dcea6a0-e5d5-4c6d-9265-fe394ed8ec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5C0"/>
    <w:rsid w:val="00004973"/>
    <w:rsid w:val="00045F13"/>
    <w:rsid w:val="00053FDA"/>
    <w:rsid w:val="00063186"/>
    <w:rsid w:val="0007078D"/>
    <w:rsid w:val="000B1C4F"/>
    <w:rsid w:val="000F643B"/>
    <w:rsid w:val="0010270F"/>
    <w:rsid w:val="00115FA8"/>
    <w:rsid w:val="001239A9"/>
    <w:rsid w:val="00157C6F"/>
    <w:rsid w:val="00163511"/>
    <w:rsid w:val="001753B1"/>
    <w:rsid w:val="001904B5"/>
    <w:rsid w:val="001977DA"/>
    <w:rsid w:val="001A2B9E"/>
    <w:rsid w:val="001D4F81"/>
    <w:rsid w:val="00201011"/>
    <w:rsid w:val="00216B27"/>
    <w:rsid w:val="00236A1E"/>
    <w:rsid w:val="002523CE"/>
    <w:rsid w:val="00266C03"/>
    <w:rsid w:val="002D32A8"/>
    <w:rsid w:val="0031463C"/>
    <w:rsid w:val="00323AF6"/>
    <w:rsid w:val="0033442A"/>
    <w:rsid w:val="00361DA5"/>
    <w:rsid w:val="00395AF4"/>
    <w:rsid w:val="003B279D"/>
    <w:rsid w:val="003B3B28"/>
    <w:rsid w:val="003C707D"/>
    <w:rsid w:val="003E5BEC"/>
    <w:rsid w:val="00451E2B"/>
    <w:rsid w:val="004D5453"/>
    <w:rsid w:val="00500AE6"/>
    <w:rsid w:val="00576E77"/>
    <w:rsid w:val="00590328"/>
    <w:rsid w:val="00592AFB"/>
    <w:rsid w:val="00594BDC"/>
    <w:rsid w:val="005D32E4"/>
    <w:rsid w:val="005E2CBC"/>
    <w:rsid w:val="00614244"/>
    <w:rsid w:val="006402FA"/>
    <w:rsid w:val="00651BCD"/>
    <w:rsid w:val="006531C3"/>
    <w:rsid w:val="00684729"/>
    <w:rsid w:val="006A0CD9"/>
    <w:rsid w:val="006C0195"/>
    <w:rsid w:val="006C60C3"/>
    <w:rsid w:val="006C7BCD"/>
    <w:rsid w:val="006D1DAD"/>
    <w:rsid w:val="0070056A"/>
    <w:rsid w:val="007017A2"/>
    <w:rsid w:val="007304E4"/>
    <w:rsid w:val="00744B76"/>
    <w:rsid w:val="00753E95"/>
    <w:rsid w:val="00761C67"/>
    <w:rsid w:val="007F65BC"/>
    <w:rsid w:val="0083382D"/>
    <w:rsid w:val="00845D16"/>
    <w:rsid w:val="00851C7E"/>
    <w:rsid w:val="00860BFF"/>
    <w:rsid w:val="0087185B"/>
    <w:rsid w:val="008972E9"/>
    <w:rsid w:val="008D2CCC"/>
    <w:rsid w:val="008F6911"/>
    <w:rsid w:val="00900EC8"/>
    <w:rsid w:val="00910912"/>
    <w:rsid w:val="00994540"/>
    <w:rsid w:val="009F16C1"/>
    <w:rsid w:val="00A13AF4"/>
    <w:rsid w:val="00A349DF"/>
    <w:rsid w:val="00A71DFA"/>
    <w:rsid w:val="00A80664"/>
    <w:rsid w:val="00AB4B7C"/>
    <w:rsid w:val="00AC078F"/>
    <w:rsid w:val="00AD3739"/>
    <w:rsid w:val="00B06971"/>
    <w:rsid w:val="00B33317"/>
    <w:rsid w:val="00B33EF5"/>
    <w:rsid w:val="00C07133"/>
    <w:rsid w:val="00C425C0"/>
    <w:rsid w:val="00C54587"/>
    <w:rsid w:val="00C565CB"/>
    <w:rsid w:val="00C635A1"/>
    <w:rsid w:val="00CC3147"/>
    <w:rsid w:val="00CC5EE7"/>
    <w:rsid w:val="00CD54FD"/>
    <w:rsid w:val="00D04036"/>
    <w:rsid w:val="00D23648"/>
    <w:rsid w:val="00D42FC8"/>
    <w:rsid w:val="00D533DF"/>
    <w:rsid w:val="00D61D42"/>
    <w:rsid w:val="00E052F8"/>
    <w:rsid w:val="00E12105"/>
    <w:rsid w:val="00E34A3F"/>
    <w:rsid w:val="00E40139"/>
    <w:rsid w:val="00E7233A"/>
    <w:rsid w:val="00EC3E35"/>
    <w:rsid w:val="00EE3EF3"/>
    <w:rsid w:val="00F00322"/>
    <w:rsid w:val="00F458F9"/>
    <w:rsid w:val="00F76441"/>
    <w:rsid w:val="00FC06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9E5C"/>
  <w15:chartTrackingRefBased/>
  <w15:docId w15:val="{FA302241-66CE-4537-8402-986598F6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425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C425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olo3">
    <w:name w:val="heading 3"/>
    <w:basedOn w:val="Normale"/>
    <w:next w:val="Normale"/>
    <w:link w:val="Titolo3Carattere"/>
    <w:uiPriority w:val="9"/>
    <w:semiHidden/>
    <w:unhideWhenUsed/>
    <w:qFormat/>
    <w:rsid w:val="00C425C0"/>
    <w:pPr>
      <w:keepNext/>
      <w:keepLines/>
      <w:spacing w:before="160" w:after="80"/>
      <w:outlineLvl w:val="2"/>
    </w:pPr>
    <w:rPr>
      <w:rFonts w:eastAsiaTheme="majorEastAsia" w:cstheme="majorBidi"/>
      <w:color w:val="2E74B5" w:themeColor="accent1" w:themeShade="BF"/>
      <w:sz w:val="28"/>
      <w:szCs w:val="28"/>
    </w:rPr>
  </w:style>
  <w:style w:type="paragraph" w:styleId="Titolo4">
    <w:name w:val="heading 4"/>
    <w:basedOn w:val="Normale"/>
    <w:next w:val="Normale"/>
    <w:link w:val="Titolo4Carattere"/>
    <w:uiPriority w:val="9"/>
    <w:semiHidden/>
    <w:unhideWhenUsed/>
    <w:qFormat/>
    <w:rsid w:val="00C425C0"/>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C425C0"/>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C425C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425C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425C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425C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425C0"/>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C425C0"/>
    <w:rPr>
      <w:rFonts w:asciiTheme="majorHAnsi" w:eastAsiaTheme="majorEastAsia" w:hAnsiTheme="majorHAnsi" w:cstheme="majorBidi"/>
      <w:color w:val="2E74B5" w:themeColor="accent1" w:themeShade="BF"/>
      <w:sz w:val="32"/>
      <w:szCs w:val="32"/>
    </w:rPr>
  </w:style>
  <w:style w:type="character" w:customStyle="1" w:styleId="Titolo3Carattere">
    <w:name w:val="Titolo 3 Carattere"/>
    <w:basedOn w:val="Carpredefinitoparagrafo"/>
    <w:link w:val="Titolo3"/>
    <w:uiPriority w:val="9"/>
    <w:semiHidden/>
    <w:rsid w:val="00C425C0"/>
    <w:rPr>
      <w:rFonts w:eastAsiaTheme="majorEastAsia" w:cstheme="majorBidi"/>
      <w:color w:val="2E74B5" w:themeColor="accent1" w:themeShade="BF"/>
      <w:sz w:val="28"/>
      <w:szCs w:val="28"/>
    </w:rPr>
  </w:style>
  <w:style w:type="character" w:customStyle="1" w:styleId="Titolo4Carattere">
    <w:name w:val="Titolo 4 Carattere"/>
    <w:basedOn w:val="Carpredefinitoparagrafo"/>
    <w:link w:val="Titolo4"/>
    <w:uiPriority w:val="9"/>
    <w:semiHidden/>
    <w:rsid w:val="00C425C0"/>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C425C0"/>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C425C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425C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425C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425C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42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425C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425C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425C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425C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425C0"/>
    <w:rPr>
      <w:i/>
      <w:iCs/>
      <w:color w:val="404040" w:themeColor="text1" w:themeTint="BF"/>
    </w:rPr>
  </w:style>
  <w:style w:type="paragraph" w:styleId="Paragrafoelenco">
    <w:name w:val="List Paragraph"/>
    <w:basedOn w:val="Normale"/>
    <w:uiPriority w:val="34"/>
    <w:qFormat/>
    <w:rsid w:val="00C425C0"/>
    <w:pPr>
      <w:ind w:left="720"/>
      <w:contextualSpacing/>
    </w:pPr>
  </w:style>
  <w:style w:type="character" w:styleId="Enfasiintensa">
    <w:name w:val="Intense Emphasis"/>
    <w:basedOn w:val="Carpredefinitoparagrafo"/>
    <w:uiPriority w:val="21"/>
    <w:qFormat/>
    <w:rsid w:val="00C425C0"/>
    <w:rPr>
      <w:i/>
      <w:iCs/>
      <w:color w:val="2E74B5" w:themeColor="accent1" w:themeShade="BF"/>
    </w:rPr>
  </w:style>
  <w:style w:type="paragraph" w:styleId="Citazioneintensa">
    <w:name w:val="Intense Quote"/>
    <w:basedOn w:val="Normale"/>
    <w:next w:val="Normale"/>
    <w:link w:val="CitazioneintensaCarattere"/>
    <w:uiPriority w:val="30"/>
    <w:qFormat/>
    <w:rsid w:val="00C425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C425C0"/>
    <w:rPr>
      <w:i/>
      <w:iCs/>
      <w:color w:val="2E74B5" w:themeColor="accent1" w:themeShade="BF"/>
    </w:rPr>
  </w:style>
  <w:style w:type="character" w:styleId="Riferimentointenso">
    <w:name w:val="Intense Reference"/>
    <w:basedOn w:val="Carpredefinitoparagrafo"/>
    <w:uiPriority w:val="32"/>
    <w:qFormat/>
    <w:rsid w:val="00C425C0"/>
    <w:rPr>
      <w:b/>
      <w:bCs/>
      <w:smallCaps/>
      <w:color w:val="2E74B5" w:themeColor="accent1" w:themeShade="BF"/>
      <w:spacing w:val="5"/>
    </w:rPr>
  </w:style>
  <w:style w:type="character" w:styleId="Rimandocommento">
    <w:name w:val="annotation reference"/>
    <w:basedOn w:val="Carpredefinitoparagrafo"/>
    <w:uiPriority w:val="99"/>
    <w:semiHidden/>
    <w:unhideWhenUsed/>
    <w:rsid w:val="00A349DF"/>
    <w:rPr>
      <w:sz w:val="16"/>
      <w:szCs w:val="16"/>
    </w:rPr>
  </w:style>
  <w:style w:type="paragraph" w:styleId="Testocommento">
    <w:name w:val="annotation text"/>
    <w:basedOn w:val="Normale"/>
    <w:link w:val="TestocommentoCarattere"/>
    <w:uiPriority w:val="99"/>
    <w:unhideWhenUsed/>
    <w:rsid w:val="00A349DF"/>
    <w:pPr>
      <w:spacing w:line="240" w:lineRule="auto"/>
    </w:pPr>
    <w:rPr>
      <w:sz w:val="20"/>
      <w:szCs w:val="20"/>
    </w:rPr>
  </w:style>
  <w:style w:type="character" w:customStyle="1" w:styleId="TestocommentoCarattere">
    <w:name w:val="Testo commento Carattere"/>
    <w:basedOn w:val="Carpredefinitoparagrafo"/>
    <w:link w:val="Testocommento"/>
    <w:uiPriority w:val="99"/>
    <w:rsid w:val="00A349DF"/>
    <w:rPr>
      <w:sz w:val="20"/>
      <w:szCs w:val="20"/>
    </w:rPr>
  </w:style>
  <w:style w:type="paragraph" w:styleId="Soggettocommento">
    <w:name w:val="annotation subject"/>
    <w:basedOn w:val="Testocommento"/>
    <w:next w:val="Testocommento"/>
    <w:link w:val="SoggettocommentoCarattere"/>
    <w:uiPriority w:val="99"/>
    <w:semiHidden/>
    <w:unhideWhenUsed/>
    <w:rsid w:val="00A349DF"/>
    <w:rPr>
      <w:b/>
      <w:bCs/>
    </w:rPr>
  </w:style>
  <w:style w:type="character" w:customStyle="1" w:styleId="SoggettocommentoCarattere">
    <w:name w:val="Soggetto commento Carattere"/>
    <w:basedOn w:val="TestocommentoCarattere"/>
    <w:link w:val="Soggettocommento"/>
    <w:uiPriority w:val="99"/>
    <w:semiHidden/>
    <w:rsid w:val="00A349DF"/>
    <w:rPr>
      <w:b/>
      <w:bCs/>
      <w:sz w:val="20"/>
      <w:szCs w:val="20"/>
    </w:rPr>
  </w:style>
  <w:style w:type="paragraph" w:styleId="Testofumetto">
    <w:name w:val="Balloon Text"/>
    <w:basedOn w:val="Normale"/>
    <w:link w:val="TestofumettoCarattere"/>
    <w:uiPriority w:val="99"/>
    <w:semiHidden/>
    <w:unhideWhenUsed/>
    <w:rsid w:val="00A349DF"/>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349DF"/>
    <w:rPr>
      <w:rFonts w:ascii="Segoe UI" w:hAnsi="Segoe UI" w:cs="Segoe UI"/>
      <w:sz w:val="18"/>
      <w:szCs w:val="18"/>
    </w:rPr>
  </w:style>
  <w:style w:type="paragraph" w:styleId="Revisione">
    <w:name w:val="Revision"/>
    <w:hidden/>
    <w:uiPriority w:val="99"/>
    <w:semiHidden/>
    <w:rsid w:val="00500A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6bb7392-db91-43db-9b6a-d40b95d067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63DC0D574C2C4BAADE7BDE2CC7A3EA" ma:contentTypeVersion="12" ma:contentTypeDescription="Create a new document." ma:contentTypeScope="" ma:versionID="2db1f1415517447c9ff1ad3408bc4f5c">
  <xsd:schema xmlns:xsd="http://www.w3.org/2001/XMLSchema" xmlns:xs="http://www.w3.org/2001/XMLSchema" xmlns:p="http://schemas.microsoft.com/office/2006/metadata/properties" xmlns:ns3="c6bb7392-db91-43db-9b6a-d40b95d0671e" targetNamespace="http://schemas.microsoft.com/office/2006/metadata/properties" ma:root="true" ma:fieldsID="60f69cc40ef67b86ee376be5fe62f045" ns3:_="">
    <xsd:import namespace="c6bb7392-db91-43db-9b6a-d40b95d0671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b7392-db91-43db-9b6a-d40b95d067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01FB9-E6B1-42E6-89DF-511E71F13EB0}">
  <ds:schemaRefs>
    <ds:schemaRef ds:uri="http://schemas.microsoft.com/office/2006/metadata/properties"/>
    <ds:schemaRef ds:uri="http://schemas.microsoft.com/office/infopath/2007/PartnerControls"/>
    <ds:schemaRef ds:uri="c6bb7392-db91-43db-9b6a-d40b95d0671e"/>
  </ds:schemaRefs>
</ds:datastoreItem>
</file>

<file path=customXml/itemProps2.xml><?xml version="1.0" encoding="utf-8"?>
<ds:datastoreItem xmlns:ds="http://schemas.openxmlformats.org/officeDocument/2006/customXml" ds:itemID="{6075DAFC-E8C8-40D1-8585-EFF39F7CD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b7392-db91-43db-9b6a-d40b95d06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AD8025-ACDB-4BA4-B664-141BD217A5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1536</Words>
  <Characters>8756</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CANITANO</dc:creator>
  <cp:keywords/>
  <dc:description/>
  <cp:lastModifiedBy>Anna Pia Maria Mirto</cp:lastModifiedBy>
  <cp:revision>2</cp:revision>
  <dcterms:created xsi:type="dcterms:W3CDTF">2026-03-12T16:52:00Z</dcterms:created>
  <dcterms:modified xsi:type="dcterms:W3CDTF">2026-03-12T16:52:00Z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0x0101000363DC0D574C2C4BAADE7BDE2CC7A3EA</vt:lpwstr>
  </property>
</Properties>
</file>